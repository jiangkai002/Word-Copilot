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已有修订测试文档</w:t>
      </w:r>
    </w:p>
    <w:p>
      <w:r>
        <w:t>本测试文档包含人工创建的修订（Revision A）。</w:t>
      </w:r>
    </w:p>
    <w:p>
      <w:r>
        <w:t>本段包含</w:t>
      </w:r>
      <w:ins w:id="1001" w:author="手工修订用户" w:date="2026-09-15T10:00:00Z">
        <w:r>
          <w:t>人工插入的修订文字，</w:t>
        </w:r>
      </w:ins>
      <w:r>
        <w:t>以及</w:t>
      </w:r>
      <w:del w:id="1002" w:author="手工修订用户" w:date="2026-09-15T10:00:00Z">
        <w:r>
          <w:delText xml:space="preserve">已被人工删除的旧表述，</w:delText>
        </w:r>
      </w:del>
      <w:r>
        <w:t>结尾保持不变。</w:t>
      </w:r>
    </w:p>
    <w:p>
      <w:r>
        <w:t>系统采用传统架构，可以处理大量数据。</w:t>
      </w:r>
    </w:p>
    <w:p>
      <w:r>
        <w:t>本段文字与上一段相互独立，用于验证多事务隔离。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